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89A" w:rsidRDefault="0086089A" w:rsidP="0086089A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1D5589" wp14:editId="106745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8672" cy="1746504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u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7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89A" w:rsidRDefault="0086089A" w:rsidP="0086089A">
      <w:pPr>
        <w:jc w:val="right"/>
      </w:pPr>
    </w:p>
    <w:p w:rsidR="0086089A" w:rsidRDefault="0086089A" w:rsidP="0086089A">
      <w:pPr>
        <w:jc w:val="right"/>
      </w:pPr>
    </w:p>
    <w:p w:rsidR="0086089A" w:rsidRDefault="00CD6AB7" w:rsidP="0086089A">
      <w:pPr>
        <w:jc w:val="right"/>
        <w:rPr>
          <w:noProof/>
        </w:rPr>
      </w:pPr>
      <w:ins w:id="0" w:author="WORKSTATION" w:date="2023-12-04T11:2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1728" behindDoc="0" locked="0" layoutInCell="1" allowOverlap="1" wp14:anchorId="3E97E944" wp14:editId="64DCACC5">
                  <wp:simplePos x="0" y="0"/>
                  <wp:positionH relativeFrom="column">
                    <wp:posOffset>3594537</wp:posOffset>
                  </wp:positionH>
                  <wp:positionV relativeFrom="paragraph">
                    <wp:posOffset>89316</wp:posOffset>
                  </wp:positionV>
                  <wp:extent cx="299545" cy="10200290"/>
                  <wp:effectExtent l="3467100" t="76200" r="0" b="29845"/>
                  <wp:wrapNone/>
                  <wp:docPr id="9" name="Elbow Connector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99545" cy="10200290"/>
                          </a:xfrm>
                          <a:prstGeom prst="bentConnector3">
                            <a:avLst>
                              <a:gd name="adj1" fmla="val -115670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86D9C3F"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9" o:spid="_x0000_s1026" type="#_x0000_t34" style="position:absolute;margin-left:283.05pt;margin-top:7.05pt;width:23.6pt;height:803.1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" adj="-249848" strokecolor="black [3200]" strokeweight=".5pt">
                  <v:stroke endarrow="block"/>
                </v:shape>
              </w:pict>
            </mc:Fallback>
          </mc:AlternateContent>
        </w:r>
      </w:ins>
    </w:p>
    <w:p w:rsidR="0076019A" w:rsidRDefault="00503094" w:rsidP="0086089A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87920" wp14:editId="4FFBADF2">
                <wp:simplePos x="0" y="0"/>
                <wp:positionH relativeFrom="column">
                  <wp:posOffset>4261448</wp:posOffset>
                </wp:positionH>
                <wp:positionV relativeFrom="paragraph">
                  <wp:posOffset>695060</wp:posOffset>
                </wp:positionV>
                <wp:extent cx="621102" cy="173511"/>
                <wp:effectExtent l="38100" t="0" r="26670" b="7429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102" cy="173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D4D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35.55pt;margin-top:54.75pt;width:48.9pt;height:13.6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3E6B6C" wp14:editId="75ABAC21">
                <wp:simplePos x="0" y="0"/>
                <wp:positionH relativeFrom="column">
                  <wp:posOffset>6685472</wp:posOffset>
                </wp:positionH>
                <wp:positionV relativeFrom="paragraph">
                  <wp:posOffset>436269</wp:posOffset>
                </wp:positionV>
                <wp:extent cx="3045556" cy="439084"/>
                <wp:effectExtent l="0" t="0" r="78740" b="755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5556" cy="439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BE109" id="Straight Arrow Connector 19" o:spid="_x0000_s1026" type="#_x0000_t32" style="position:absolute;margin-left:526.4pt;margin-top:34.35pt;width:239.8pt;height:34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F75A09" wp14:editId="0D45F0A7">
                <wp:simplePos x="0" y="0"/>
                <wp:positionH relativeFrom="column">
                  <wp:posOffset>1449237</wp:posOffset>
                </wp:positionH>
                <wp:positionV relativeFrom="paragraph">
                  <wp:posOffset>479400</wp:posOffset>
                </wp:positionV>
                <wp:extent cx="2648309" cy="392837"/>
                <wp:effectExtent l="38100" t="0" r="19050" b="8382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8309" cy="392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363D" id="Straight Arrow Connector 17" o:spid="_x0000_s1026" type="#_x0000_t32" style="position:absolute;margin-left:114.1pt;margin-top:37.75pt;width:208.55pt;height:30.9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2DE0ED" wp14:editId="2E1ACF06">
                <wp:simplePos x="0" y="0"/>
                <wp:positionH relativeFrom="column">
                  <wp:posOffset>7746520</wp:posOffset>
                </wp:positionH>
                <wp:positionV relativeFrom="paragraph">
                  <wp:posOffset>2834412</wp:posOffset>
                </wp:positionV>
                <wp:extent cx="439707" cy="689562"/>
                <wp:effectExtent l="0" t="0" r="55880" b="539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707" cy="689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57C18" id="Straight Arrow Connector 22" o:spid="_x0000_s1026" type="#_x0000_t32" style="position:absolute;margin-left:609.95pt;margin-top:223.2pt;width:34.6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84D45F" wp14:editId="63D42D61">
                <wp:simplePos x="0" y="0"/>
                <wp:positionH relativeFrom="column">
                  <wp:posOffset>4968815</wp:posOffset>
                </wp:positionH>
                <wp:positionV relativeFrom="paragraph">
                  <wp:posOffset>2877544</wp:posOffset>
                </wp:positionV>
                <wp:extent cx="102894" cy="590179"/>
                <wp:effectExtent l="0" t="0" r="8763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94" cy="590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1A8FB" id="Straight Arrow Connector 21" o:spid="_x0000_s1026" type="#_x0000_t32" style="position:absolute;margin-left:391.25pt;margin-top:226.6pt;width:8.1pt;height:4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DDDF84" wp14:editId="23D4BFC5">
                <wp:simplePos x="0" y="0"/>
                <wp:positionH relativeFrom="column">
                  <wp:posOffset>2147977</wp:posOffset>
                </wp:positionH>
                <wp:positionV relativeFrom="paragraph">
                  <wp:posOffset>2843040</wp:posOffset>
                </wp:positionV>
                <wp:extent cx="78680" cy="655164"/>
                <wp:effectExtent l="0" t="0" r="74295" b="501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80" cy="655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13A5" id="Straight Arrow Connector 20" o:spid="_x0000_s1026" type="#_x0000_t32" style="position:absolute;margin-left:169.15pt;margin-top:223.85pt;width:6.2pt;height:5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8446E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CDA2DD" wp14:editId="72EDB7E6">
                <wp:simplePos x="0" y="0"/>
                <wp:positionH relativeFrom="column">
                  <wp:posOffset>1811546</wp:posOffset>
                </wp:positionH>
                <wp:positionV relativeFrom="paragraph">
                  <wp:posOffset>6069317</wp:posOffset>
                </wp:positionV>
                <wp:extent cx="499733" cy="966159"/>
                <wp:effectExtent l="38100" t="0" r="34290" b="628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733" cy="9661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74C8" id="Straight Arrow Connector 25" o:spid="_x0000_s1026" type="#_x0000_t32" style="position:absolute;margin-left:142.65pt;margin-top:477.9pt;width:39.35pt;height:76.1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8446E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B4D490" wp14:editId="484B6244">
                <wp:simplePos x="0" y="0"/>
                <wp:positionH relativeFrom="column">
                  <wp:posOffset>4822166</wp:posOffset>
                </wp:positionH>
                <wp:positionV relativeFrom="paragraph">
                  <wp:posOffset>6699046</wp:posOffset>
                </wp:positionV>
                <wp:extent cx="320184" cy="405442"/>
                <wp:effectExtent l="38100" t="0" r="22860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184" cy="405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DB133" id="Straight Arrow Connector 24" o:spid="_x0000_s1026" type="#_x0000_t32" style="position:absolute;margin-left:379.7pt;margin-top:527.5pt;width:25.2pt;height:31.9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8446E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05AF43" wp14:editId="682147AC">
                <wp:simplePos x="0" y="0"/>
                <wp:positionH relativeFrom="column">
                  <wp:posOffset>7858077</wp:posOffset>
                </wp:positionH>
                <wp:positionV relativeFrom="paragraph">
                  <wp:posOffset>6776683</wp:posOffset>
                </wp:positionV>
                <wp:extent cx="223700" cy="345057"/>
                <wp:effectExtent l="38100" t="0" r="24130" b="552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700" cy="345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A1DE3" id="Straight Arrow Connector 26" o:spid="_x0000_s1026" type="#_x0000_t32" style="position:absolute;margin-left:618.75pt;margin-top:533.6pt;width:17.6pt;height:27.1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8446ED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FC78360" wp14:editId="0407D751">
                <wp:simplePos x="0" y="0"/>
                <wp:positionH relativeFrom="margin">
                  <wp:posOffset>4700905</wp:posOffset>
                </wp:positionH>
                <wp:positionV relativeFrom="paragraph">
                  <wp:posOffset>4852670</wp:posOffset>
                </wp:positionV>
                <wp:extent cx="1267460" cy="1750695"/>
                <wp:effectExtent l="0" t="0" r="27940" b="2095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7460" cy="175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DB8" w:rsidRPr="00B81DB8" w:rsidRDefault="008446ED" w:rsidP="00DE65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ins w:id="1" w:author="WORKSTATION" w:date="2023-12-04T13:33:00Z">
                              <w:r w:rsidRPr="008446ED">
                                <w:rPr>
                                  <w:b/>
                                  <w:sz w:val="24"/>
                                  <w:rPrChange w:id="2" w:author="WORKSTATION" w:date="2023-12-04T13:33:00Z">
                                    <w:rPr>
                                      <w:sz w:val="24"/>
                                    </w:rPr>
                                  </w:rPrChange>
                                </w:rPr>
                                <w:t>Trigger Event 2: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ins>
                            <w:r w:rsidR="00B81DB8">
                              <w:rPr>
                                <w:sz w:val="24"/>
                              </w:rPr>
                              <w:t xml:space="preserve">Advocation of proper waste disposal, and spreading the effects of </w:t>
                            </w:r>
                            <w:del w:id="3" w:author="WORKSTATION" w:date="2023-12-03T16:06:00Z">
                              <w:r w:rsidR="00B81DB8" w:rsidDel="00311845">
                                <w:rPr>
                                  <w:sz w:val="24"/>
                                </w:rPr>
                                <w:delText>littering</w:delText>
                              </w:r>
                            </w:del>
                            <w:ins w:id="4" w:author="WORKSTATION" w:date="2023-12-03T16:06:00Z">
                              <w:r w:rsidR="00311845">
                                <w:rPr>
                                  <w:sz w:val="24"/>
                                </w:rPr>
                                <w:t xml:space="preserve">plastic pollution </w:t>
                              </w:r>
                            </w:ins>
                            <w:ins w:id="5" w:author="WORKSTATION" w:date="2023-12-03T15:54:00Z">
                              <w:r w:rsidR="00DE6539">
                                <w:rPr>
                                  <w:sz w:val="24"/>
                                </w:rPr>
                                <w:t>to the planet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783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0.15pt;margin-top:382.1pt;width:99.8pt;height:137.8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">
                <v:textbox>
                  <w:txbxContent>
                    <w:p w:rsidR="00B81DB8" w:rsidRPr="00B81DB8" w:rsidRDefault="008446ED" w:rsidP="00DE6539">
                      <w:pPr>
                        <w:jc w:val="center"/>
                        <w:rPr>
                          <w:sz w:val="24"/>
                        </w:rPr>
                      </w:pPr>
                      <w:ins w:id="6" w:author="WORKSTATION" w:date="2023-12-04T13:33:00Z">
                        <w:r w:rsidRPr="008446ED">
                          <w:rPr>
                            <w:b/>
                            <w:sz w:val="24"/>
                            <w:rPrChange w:id="7" w:author="WORKSTATION" w:date="2023-12-04T13:33:00Z">
                              <w:rPr>
                                <w:sz w:val="24"/>
                              </w:rPr>
                            </w:rPrChange>
                          </w:rPr>
                          <w:t>Trigger Event 2: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</w:ins>
                      <w:r w:rsidR="00B81DB8">
                        <w:rPr>
                          <w:sz w:val="24"/>
                        </w:rPr>
                        <w:t xml:space="preserve">Advocation of proper waste disposal, and spreading the effects of </w:t>
                      </w:r>
                      <w:del w:id="8" w:author="WORKSTATION" w:date="2023-12-03T16:06:00Z">
                        <w:r w:rsidR="00B81DB8" w:rsidDel="00311845">
                          <w:rPr>
                            <w:sz w:val="24"/>
                          </w:rPr>
                          <w:delText>littering</w:delText>
                        </w:r>
                      </w:del>
                      <w:ins w:id="9" w:author="WORKSTATION" w:date="2023-12-03T16:06:00Z">
                        <w:r w:rsidR="00311845">
                          <w:rPr>
                            <w:sz w:val="24"/>
                          </w:rPr>
                          <w:t xml:space="preserve">plastic pollution </w:t>
                        </w:r>
                      </w:ins>
                      <w:ins w:id="10" w:author="WORKSTATION" w:date="2023-12-03T15:54:00Z">
                        <w:r w:rsidR="00DE6539">
                          <w:rPr>
                            <w:sz w:val="24"/>
                          </w:rPr>
                          <w:t>to the planet</w:t>
                        </w:r>
                      </w:ins>
                    </w:p>
                  </w:txbxContent>
                </v:textbox>
                <w10:wrap type="square" anchorx="margin"/>
              </v:shape>
            </w:pict>
          </mc:Fallback>
        </mc:AlternateContent>
      </w:r>
      <w:ins w:id="11" w:author="WORKSTATION" w:date="2023-12-03T15:53:00Z">
        <w:r w:rsidR="008446ED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13536" behindDoc="0" locked="0" layoutInCell="1" allowOverlap="1" wp14:anchorId="3BDBDEF2" wp14:editId="7D04BD4E">
                  <wp:simplePos x="0" y="0"/>
                  <wp:positionH relativeFrom="column">
                    <wp:posOffset>7633970</wp:posOffset>
                  </wp:positionH>
                  <wp:positionV relativeFrom="paragraph">
                    <wp:posOffset>4912995</wp:posOffset>
                  </wp:positionV>
                  <wp:extent cx="1190625" cy="1785620"/>
                  <wp:effectExtent l="0" t="0" r="28575" b="24130"/>
                  <wp:wrapSquare wrapText="bothSides"/>
                  <wp:docPr id="41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90625" cy="1785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6539" w:rsidRPr="00B81DB8" w:rsidRDefault="008446ED" w:rsidP="00DE6539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12" w:author="WORKSTATION" w:date="2023-12-04T13:34:00Z">
                                <w:r w:rsidRPr="008446ED">
                                  <w:rPr>
                                    <w:b/>
                                    <w:sz w:val="24"/>
                                    <w:rPrChange w:id="13" w:author="WORKSTATION" w:date="2023-12-04T13:34:00Z">
                                      <w:rPr>
                                        <w:sz w:val="24"/>
                                      </w:rPr>
                                    </w:rPrChange>
                                  </w:rPr>
                                  <w:t>Trigger Event 2:</w:t>
                                </w:r>
                                <w:r>
                                  <w:rPr>
                                    <w:sz w:val="24"/>
                                  </w:rPr>
                                  <w:t xml:space="preserve"> </w:t>
                                </w:r>
                              </w:ins>
                              <w:del w:id="14" w:author="WORKSTATION" w:date="2023-12-03T15:53:00Z">
                                <w:r w:rsidR="00DE6539" w:rsidDel="00DE6539">
                                  <w:rPr>
                                    <w:sz w:val="24"/>
                                  </w:rPr>
                                  <w:delText>Advocation of proper waste dis</w:delText>
                                </w:r>
                                <w:bookmarkStart w:id="15" w:name="_GoBack"/>
                                <w:bookmarkEnd w:id="15"/>
                                <w:r w:rsidR="00DE6539" w:rsidDel="00DE6539">
                                  <w:rPr>
                                    <w:sz w:val="24"/>
                                  </w:rPr>
                                  <w:delText>posal, and spreading the effects of littering</w:delText>
                                </w:r>
                              </w:del>
                              <w:ins w:id="16" w:author="WORKSTATION" w:date="2023-12-03T15:53:00Z">
                                <w:r w:rsidR="00DE6539">
                                  <w:rPr>
                                    <w:sz w:val="24"/>
                                  </w:rPr>
                                  <w:t>Preventing deforestation through advocation of its consequences</w:t>
                                </w:r>
                              </w:ins>
                              <w:ins w:id="17" w:author="WORKSTATION" w:date="2023-12-03T15:54:00Z">
                                <w:r w:rsidR="00DE6539">
                                  <w:rPr>
                                    <w:sz w:val="24"/>
                                  </w:rPr>
                                  <w:t xml:space="preserve"> on the planet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BDBDEF2" id="_x0000_s1027" type="#_x0000_t202" style="position:absolute;left:0;text-align:left;margin-left:601.1pt;margin-top:386.85pt;width:93.75pt;height:140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">
                  <v:textbox>
                    <w:txbxContent>
                      <w:p w:rsidR="00DE6539" w:rsidRPr="00B81DB8" w:rsidRDefault="008446ED" w:rsidP="00DE6539">
                        <w:pPr>
                          <w:jc w:val="center"/>
                          <w:rPr>
                            <w:sz w:val="24"/>
                          </w:rPr>
                        </w:pPr>
                        <w:ins w:id="18" w:author="WORKSTATION" w:date="2023-12-04T13:34:00Z">
                          <w:r w:rsidRPr="008446ED">
                            <w:rPr>
                              <w:b/>
                              <w:sz w:val="24"/>
                              <w:rPrChange w:id="19" w:author="WORKSTATION" w:date="2023-12-04T13:34:00Z">
                                <w:rPr>
                                  <w:sz w:val="24"/>
                                </w:rPr>
                              </w:rPrChange>
                            </w:rPr>
                            <w:t>Trigger Event 2:</w:t>
                          </w:r>
                          <w:r>
                            <w:rPr>
                              <w:sz w:val="24"/>
                            </w:rPr>
                            <w:t xml:space="preserve"> </w:t>
                          </w:r>
                        </w:ins>
                        <w:del w:id="20" w:author="WORKSTATION" w:date="2023-12-03T15:53:00Z">
                          <w:r w:rsidR="00DE6539" w:rsidDel="00DE6539">
                            <w:rPr>
                              <w:sz w:val="24"/>
                            </w:rPr>
                            <w:delText>Advocation of proper waste dis</w:delText>
                          </w:r>
                          <w:bookmarkStart w:id="21" w:name="_GoBack"/>
                          <w:bookmarkEnd w:id="21"/>
                          <w:r w:rsidR="00DE6539" w:rsidDel="00DE6539">
                            <w:rPr>
                              <w:sz w:val="24"/>
                            </w:rPr>
                            <w:delText>posal, and spreading the effects of littering</w:delText>
                          </w:r>
                        </w:del>
                        <w:ins w:id="22" w:author="WORKSTATION" w:date="2023-12-03T15:53:00Z">
                          <w:r w:rsidR="00DE6539">
                            <w:rPr>
                              <w:sz w:val="24"/>
                            </w:rPr>
                            <w:t>Preventing deforestation through advocation of its consequences</w:t>
                          </w:r>
                        </w:ins>
                        <w:ins w:id="23" w:author="WORKSTATION" w:date="2023-12-03T15:54:00Z">
                          <w:r w:rsidR="00DE6539">
                            <w:rPr>
                              <w:sz w:val="24"/>
                            </w:rPr>
                            <w:t xml:space="preserve"> on the planet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8446ED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9DF5FE8" wp14:editId="496F29D0">
                <wp:simplePos x="0" y="0"/>
                <wp:positionH relativeFrom="column">
                  <wp:posOffset>7625918</wp:posOffset>
                </wp:positionH>
                <wp:positionV relativeFrom="paragraph">
                  <wp:posOffset>3947160</wp:posOffset>
                </wp:positionV>
                <wp:extent cx="1198880" cy="568960"/>
                <wp:effectExtent l="0" t="0" r="20320" b="2159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56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539" w:rsidRPr="00B81DB8" w:rsidRDefault="008446ED">
                            <w:pPr>
                              <w:jc w:val="center"/>
                              <w:rPr>
                                <w:sz w:val="24"/>
                              </w:rPr>
                              <w:pPrChange w:id="24" w:author="WORKSTATION" w:date="2023-12-03T15:52:00Z">
                                <w:pPr/>
                              </w:pPrChange>
                            </w:pPr>
                            <w:ins w:id="25" w:author="WORKSTATION" w:date="2023-12-04T13:34:00Z">
                              <w:r w:rsidRPr="008446ED">
                                <w:rPr>
                                  <w:b/>
                                  <w:sz w:val="24"/>
                                  <w:rPrChange w:id="26" w:author="WORKSTATION" w:date="2023-12-04T13:34:00Z">
                                    <w:rPr>
                                      <w:sz w:val="24"/>
                                    </w:rPr>
                                  </w:rPrChange>
                                </w:rPr>
                                <w:t>Trigger Event 1:</w:t>
                              </w:r>
                              <w:r>
                                <w:rPr>
                                  <w:sz w:val="24"/>
                                </w:rPr>
                                <w:t xml:space="preserve">            </w:t>
                              </w:r>
                            </w:ins>
                            <w:r w:rsidR="00DE6539">
                              <w:rPr>
                                <w:sz w:val="24"/>
                              </w:rPr>
                              <w:t>Cleaning trash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F5FE8" id="_x0000_s1028" type="#_x0000_t202" style="position:absolute;left:0;text-align:left;margin-left:600.45pt;margin-top:310.8pt;width:94.4pt;height:44.8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">
                <v:textbox>
                  <w:txbxContent>
                    <w:p w:rsidR="00DE6539" w:rsidRPr="00B81DB8" w:rsidRDefault="008446ED">
                      <w:pPr>
                        <w:jc w:val="center"/>
                        <w:rPr>
                          <w:sz w:val="24"/>
                        </w:rPr>
                        <w:pPrChange w:id="27" w:author="WORKSTATION" w:date="2023-12-03T15:52:00Z">
                          <w:pPr/>
                        </w:pPrChange>
                      </w:pPr>
                      <w:ins w:id="28" w:author="WORKSTATION" w:date="2023-12-04T13:34:00Z">
                        <w:r w:rsidRPr="008446ED">
                          <w:rPr>
                            <w:b/>
                            <w:sz w:val="24"/>
                            <w:rPrChange w:id="29" w:author="WORKSTATION" w:date="2023-12-04T13:34:00Z">
                              <w:rPr>
                                <w:sz w:val="24"/>
                              </w:rPr>
                            </w:rPrChange>
                          </w:rPr>
                          <w:t>Trigger Event 1:</w:t>
                        </w:r>
                        <w:r>
                          <w:rPr>
                            <w:sz w:val="24"/>
                          </w:rPr>
                          <w:t xml:space="preserve">            </w:t>
                        </w:r>
                      </w:ins>
                      <w:r w:rsidR="00DE6539">
                        <w:rPr>
                          <w:sz w:val="24"/>
                        </w:rPr>
                        <w:t>Cleaning trash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46ED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8A3E4EE" wp14:editId="52926C88">
                <wp:simplePos x="0" y="0"/>
                <wp:positionH relativeFrom="column">
                  <wp:posOffset>1707515</wp:posOffset>
                </wp:positionH>
                <wp:positionV relativeFrom="paragraph">
                  <wp:posOffset>3903980</wp:posOffset>
                </wp:positionV>
                <wp:extent cx="1296670" cy="516890"/>
                <wp:effectExtent l="0" t="0" r="17780" b="165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670" cy="516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DB8" w:rsidRPr="00B81DB8" w:rsidRDefault="008446ED" w:rsidP="00DE65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ins w:id="30" w:author="WORKSTATION" w:date="2023-12-04T13:34:00Z">
                              <w:r w:rsidRPr="008446ED">
                                <w:rPr>
                                  <w:b/>
                                  <w:sz w:val="24"/>
                                  <w:rPrChange w:id="31" w:author="WORKSTATION" w:date="2023-12-04T13:34:00Z">
                                    <w:rPr>
                                      <w:sz w:val="24"/>
                                    </w:rPr>
                                  </w:rPrChange>
                                </w:rPr>
                                <w:t>Trigger Event 1: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ins>
                            <w:r w:rsidR="00B81DB8" w:rsidRPr="00B81DB8">
                              <w:rPr>
                                <w:sz w:val="24"/>
                              </w:rPr>
                              <w:t>Clothes donation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3E4EE" id="_x0000_s1029" type="#_x0000_t202" style="position:absolute;left:0;text-align:left;margin-left:134.45pt;margin-top:307.4pt;width:102.1pt;height:40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zPJgIAAEw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">
                <v:textbox>
                  <w:txbxContent>
                    <w:p w:rsidR="00B81DB8" w:rsidRPr="00B81DB8" w:rsidRDefault="008446ED" w:rsidP="00DE6539">
                      <w:pPr>
                        <w:jc w:val="center"/>
                        <w:rPr>
                          <w:sz w:val="24"/>
                        </w:rPr>
                      </w:pPr>
                      <w:ins w:id="32" w:author="WORKSTATION" w:date="2023-12-04T13:34:00Z">
                        <w:r w:rsidRPr="008446ED">
                          <w:rPr>
                            <w:b/>
                            <w:sz w:val="24"/>
                            <w:rPrChange w:id="33" w:author="WORKSTATION" w:date="2023-12-04T13:34:00Z">
                              <w:rPr>
                                <w:sz w:val="24"/>
                              </w:rPr>
                            </w:rPrChange>
                          </w:rPr>
                          <w:t>Trigger Event 1: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</w:ins>
                      <w:r w:rsidR="00B81DB8" w:rsidRPr="00B81DB8">
                        <w:rPr>
                          <w:sz w:val="24"/>
                        </w:rPr>
                        <w:t>Clothes donation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ins w:id="34" w:author="WORKSTATION" w:date="2023-12-04T11:48:00Z">
        <w:r w:rsidR="008446ED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31968" behindDoc="0" locked="0" layoutInCell="1" allowOverlap="1" wp14:anchorId="565A70BA" wp14:editId="66A368CF">
                  <wp:simplePos x="0" y="0"/>
                  <wp:positionH relativeFrom="column">
                    <wp:posOffset>4657725</wp:posOffset>
                  </wp:positionH>
                  <wp:positionV relativeFrom="paragraph">
                    <wp:posOffset>4585335</wp:posOffset>
                  </wp:positionV>
                  <wp:extent cx="1388745" cy="297180"/>
                  <wp:effectExtent l="0" t="0" r="20955" b="26670"/>
                  <wp:wrapSquare wrapText="bothSides"/>
                  <wp:docPr id="2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88745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2D7F" w:rsidRPr="00B81DB8" w:rsidRDefault="00082D7F" w:rsidP="00082D7F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35" w:author="WORKSTATION" w:date="2023-12-04T11:48:00Z">
                                <w:r>
                                  <w:rPr>
                                    <w:sz w:val="24"/>
                                  </w:rPr>
                                  <w:t xml:space="preserve">If </w:t>
                                </w:r>
                              </w:ins>
                              <w:del w:id="36" w:author="WORKSTATION" w:date="2023-12-04T11:48:00Z">
                                <w:r w:rsidRPr="00B81DB8" w:rsidDel="00082D7F">
                                  <w:rPr>
                                    <w:sz w:val="24"/>
                                  </w:rPr>
                                  <w:delText>Clothes donation</w:delText>
                                </w:r>
                              </w:del>
                              <w:ins w:id="37" w:author="WORKSTATION" w:date="2023-12-04T11:48:00Z">
                                <w:r>
                                  <w:rPr>
                                    <w:sz w:val="24"/>
                                  </w:rPr>
                                  <w:t>Love = 1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65A70BA" id="_x0000_s1030" type="#_x0000_t202" style="position:absolute;left:0;text-align:left;margin-left:366.75pt;margin-top:361.05pt;width:109.35pt;height:23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">
                  <v:textbox>
                    <w:txbxContent>
                      <w:p w:rsidR="00082D7F" w:rsidRPr="00B81DB8" w:rsidRDefault="00082D7F" w:rsidP="00082D7F">
                        <w:pPr>
                          <w:jc w:val="center"/>
                          <w:rPr>
                            <w:sz w:val="24"/>
                          </w:rPr>
                        </w:pPr>
                        <w:ins w:id="38" w:author="WORKSTATION" w:date="2023-12-04T11:48:00Z">
                          <w:r>
                            <w:rPr>
                              <w:sz w:val="24"/>
                            </w:rPr>
                            <w:t xml:space="preserve">If </w:t>
                          </w:r>
                        </w:ins>
                        <w:del w:id="39" w:author="WORKSTATION" w:date="2023-12-04T11:48:00Z">
                          <w:r w:rsidRPr="00B81DB8" w:rsidDel="00082D7F">
                            <w:rPr>
                              <w:sz w:val="24"/>
                            </w:rPr>
                            <w:delText>Clothes donation</w:delText>
                          </w:r>
                        </w:del>
                        <w:ins w:id="40" w:author="WORKSTATION" w:date="2023-12-04T11:48:00Z">
                          <w:r>
                            <w:rPr>
                              <w:sz w:val="24"/>
                            </w:rPr>
                            <w:t>Love = 1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8446ED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29920" behindDoc="0" locked="0" layoutInCell="1" allowOverlap="1" wp14:anchorId="25F8B3DA" wp14:editId="51188630">
                  <wp:simplePos x="0" y="0"/>
                  <wp:positionH relativeFrom="column">
                    <wp:posOffset>4606290</wp:posOffset>
                  </wp:positionH>
                  <wp:positionV relativeFrom="paragraph">
                    <wp:posOffset>3618865</wp:posOffset>
                  </wp:positionV>
                  <wp:extent cx="1483360" cy="297180"/>
                  <wp:effectExtent l="0" t="0" r="21590" b="26670"/>
                  <wp:wrapSquare wrapText="bothSides"/>
                  <wp:docPr id="23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8336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2D7F" w:rsidRPr="00B81DB8" w:rsidRDefault="00082D7F" w:rsidP="00082D7F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41" w:author="WORKSTATION" w:date="2023-12-04T11:48:00Z">
                                <w:r>
                                  <w:rPr>
                                    <w:sz w:val="24"/>
                                  </w:rPr>
                                  <w:t xml:space="preserve">If </w:t>
                                </w:r>
                              </w:ins>
                              <w:del w:id="42" w:author="WORKSTATION" w:date="2023-12-04T11:48:00Z">
                                <w:r w:rsidRPr="00B81DB8" w:rsidDel="00082D7F">
                                  <w:rPr>
                                    <w:sz w:val="24"/>
                                  </w:rPr>
                                  <w:delText>Clothes donation</w:delText>
                                </w:r>
                              </w:del>
                              <w:ins w:id="43" w:author="WORKSTATION" w:date="2023-12-04T11:48:00Z">
                                <w:r>
                                  <w:rPr>
                                    <w:sz w:val="24"/>
                                  </w:rPr>
                                  <w:t>Love = 0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5F8B3DA" id="_x0000_s1031" type="#_x0000_t202" style="position:absolute;left:0;text-align:left;margin-left:362.7pt;margin-top:284.95pt;width:116.8pt;height:23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">
                  <v:textbox>
                    <w:txbxContent>
                      <w:p w:rsidR="00082D7F" w:rsidRPr="00B81DB8" w:rsidRDefault="00082D7F" w:rsidP="00082D7F">
                        <w:pPr>
                          <w:jc w:val="center"/>
                          <w:rPr>
                            <w:sz w:val="24"/>
                          </w:rPr>
                        </w:pPr>
                        <w:ins w:id="44" w:author="WORKSTATION" w:date="2023-12-04T11:48:00Z">
                          <w:r>
                            <w:rPr>
                              <w:sz w:val="24"/>
                            </w:rPr>
                            <w:t xml:space="preserve">If </w:t>
                          </w:r>
                        </w:ins>
                        <w:del w:id="45" w:author="WORKSTATION" w:date="2023-12-04T11:48:00Z">
                          <w:r w:rsidRPr="00B81DB8" w:rsidDel="00082D7F">
                            <w:rPr>
                              <w:sz w:val="24"/>
                            </w:rPr>
                            <w:delText>Clothes donation</w:delText>
                          </w:r>
                        </w:del>
                        <w:ins w:id="46" w:author="WORKSTATION" w:date="2023-12-04T11:48:00Z">
                          <w:r>
                            <w:rPr>
                              <w:sz w:val="24"/>
                            </w:rPr>
                            <w:t>Love = 0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8446ED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4E0D108" wp14:editId="2FBFE178">
                <wp:simplePos x="0" y="0"/>
                <wp:positionH relativeFrom="margin">
                  <wp:posOffset>4657725</wp:posOffset>
                </wp:positionH>
                <wp:positionV relativeFrom="paragraph">
                  <wp:posOffset>3886835</wp:posOffset>
                </wp:positionV>
                <wp:extent cx="1325880" cy="534670"/>
                <wp:effectExtent l="0" t="0" r="26670" b="1778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6ED" w:rsidRPr="008446ED" w:rsidRDefault="008446ED" w:rsidP="008446ED">
                            <w:pPr>
                              <w:spacing w:after="0" w:line="240" w:lineRule="auto"/>
                              <w:jc w:val="center"/>
                              <w:rPr>
                                <w:ins w:id="47" w:author="WORKSTATION" w:date="2023-12-04T13:32:00Z"/>
                                <w:b/>
                                <w:sz w:val="24"/>
                                <w:rPrChange w:id="48" w:author="WORKSTATION" w:date="2023-12-04T13:33:00Z">
                                  <w:rPr>
                                    <w:ins w:id="49" w:author="WORKSTATION" w:date="2023-12-04T13:32:00Z"/>
                                    <w:sz w:val="24"/>
                                  </w:rPr>
                                </w:rPrChange>
                              </w:rPr>
                              <w:pPrChange w:id="50" w:author="WORKSTATION" w:date="2023-12-04T13:34:00Z">
                                <w:pPr/>
                              </w:pPrChange>
                            </w:pPr>
                            <w:ins w:id="51" w:author="WORKSTATION" w:date="2023-12-04T13:33:00Z">
                              <w:r w:rsidRPr="008446ED">
                                <w:rPr>
                                  <w:b/>
                                  <w:sz w:val="24"/>
                                  <w:rPrChange w:id="52" w:author="WORKSTATION" w:date="2023-12-04T13:33:00Z">
                                    <w:rPr>
                                      <w:sz w:val="24"/>
                                    </w:rPr>
                                  </w:rPrChange>
                                </w:rPr>
                                <w:t xml:space="preserve">Trigger </w:t>
                              </w:r>
                            </w:ins>
                            <w:ins w:id="53" w:author="WORKSTATION" w:date="2023-12-04T13:32:00Z">
                              <w:r w:rsidRPr="008446ED">
                                <w:rPr>
                                  <w:b/>
                                  <w:sz w:val="24"/>
                                  <w:rPrChange w:id="54" w:author="WORKSTATION" w:date="2023-12-04T13:33:00Z">
                                    <w:rPr>
                                      <w:sz w:val="24"/>
                                    </w:rPr>
                                  </w:rPrChange>
                                </w:rPr>
                                <w:t>Event 1:</w:t>
                              </w:r>
                            </w:ins>
                          </w:p>
                          <w:p w:rsidR="00B81DB8" w:rsidRPr="00B81DB8" w:rsidRDefault="00B81DB8" w:rsidP="008446ED">
                            <w:pPr>
                              <w:jc w:val="center"/>
                              <w:rPr>
                                <w:sz w:val="24"/>
                              </w:rPr>
                              <w:pPrChange w:id="55" w:author="WORKSTATION" w:date="2023-12-04T13:34:00Z">
                                <w:pPr/>
                              </w:pPrChange>
                            </w:pPr>
                            <w:r>
                              <w:rPr>
                                <w:sz w:val="24"/>
                              </w:rPr>
                              <w:t>Cleaning trash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D108" id="_x0000_s1032" type="#_x0000_t202" style="position:absolute;left:0;text-align:left;margin-left:366.75pt;margin-top:306.05pt;width:104.4pt;height:42.1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rUpJgIAAEw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">
                <v:textbox>
                  <w:txbxContent>
                    <w:p w:rsidR="008446ED" w:rsidRPr="008446ED" w:rsidRDefault="008446ED" w:rsidP="008446ED">
                      <w:pPr>
                        <w:spacing w:after="0" w:line="240" w:lineRule="auto"/>
                        <w:jc w:val="center"/>
                        <w:rPr>
                          <w:ins w:id="56" w:author="WORKSTATION" w:date="2023-12-04T13:32:00Z"/>
                          <w:b/>
                          <w:sz w:val="24"/>
                          <w:rPrChange w:id="57" w:author="WORKSTATION" w:date="2023-12-04T13:33:00Z">
                            <w:rPr>
                              <w:ins w:id="58" w:author="WORKSTATION" w:date="2023-12-04T13:32:00Z"/>
                              <w:sz w:val="24"/>
                            </w:rPr>
                          </w:rPrChange>
                        </w:rPr>
                        <w:pPrChange w:id="59" w:author="WORKSTATION" w:date="2023-12-04T13:34:00Z">
                          <w:pPr/>
                        </w:pPrChange>
                      </w:pPr>
                      <w:ins w:id="60" w:author="WORKSTATION" w:date="2023-12-04T13:33:00Z">
                        <w:r w:rsidRPr="008446ED">
                          <w:rPr>
                            <w:b/>
                            <w:sz w:val="24"/>
                            <w:rPrChange w:id="61" w:author="WORKSTATION" w:date="2023-12-04T13:33:00Z">
                              <w:rPr>
                                <w:sz w:val="24"/>
                              </w:rPr>
                            </w:rPrChange>
                          </w:rPr>
                          <w:t xml:space="preserve">Trigger </w:t>
                        </w:r>
                      </w:ins>
                      <w:ins w:id="62" w:author="WORKSTATION" w:date="2023-12-04T13:32:00Z">
                        <w:r w:rsidRPr="008446ED">
                          <w:rPr>
                            <w:b/>
                            <w:sz w:val="24"/>
                            <w:rPrChange w:id="63" w:author="WORKSTATION" w:date="2023-12-04T13:33:00Z">
                              <w:rPr>
                                <w:sz w:val="24"/>
                              </w:rPr>
                            </w:rPrChange>
                          </w:rPr>
                          <w:t>Event 1:</w:t>
                        </w:r>
                      </w:ins>
                    </w:p>
                    <w:p w:rsidR="00B81DB8" w:rsidRPr="00B81DB8" w:rsidRDefault="00B81DB8" w:rsidP="008446ED">
                      <w:pPr>
                        <w:jc w:val="center"/>
                        <w:rPr>
                          <w:sz w:val="24"/>
                        </w:rPr>
                        <w:pPrChange w:id="64" w:author="WORKSTATION" w:date="2023-12-04T13:34:00Z">
                          <w:pPr/>
                        </w:pPrChange>
                      </w:pPr>
                      <w:r>
                        <w:rPr>
                          <w:sz w:val="24"/>
                        </w:rPr>
                        <w:t>Cleaning trash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ins w:id="65" w:author="WORKSTATION" w:date="2023-12-04T12:18:00Z">
        <w:r w:rsidR="00314C14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38112" behindDoc="0" locked="0" layoutInCell="1" allowOverlap="1" wp14:anchorId="6F398FF5" wp14:editId="0E54A244">
                  <wp:simplePos x="0" y="0"/>
                  <wp:positionH relativeFrom="column">
                    <wp:posOffset>3314700</wp:posOffset>
                  </wp:positionH>
                  <wp:positionV relativeFrom="paragraph">
                    <wp:posOffset>11602085</wp:posOffset>
                  </wp:positionV>
                  <wp:extent cx="2343150" cy="409575"/>
                  <wp:effectExtent l="0" t="0" r="19050" b="28575"/>
                  <wp:wrapSquare wrapText="bothSides"/>
                  <wp:docPr id="30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43150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14C14" w:rsidRPr="00314C14" w:rsidRDefault="00314C14" w:rsidP="00314C14">
                              <w:pPr>
                                <w:jc w:val="center"/>
                                <w:rPr>
                                  <w:sz w:val="44"/>
                                  <w:rPrChange w:id="66" w:author="WORKSTATION" w:date="2023-12-04T12:18:00Z">
                                    <w:rPr>
                                      <w:sz w:val="24"/>
                                    </w:rPr>
                                  </w:rPrChange>
                                </w:rPr>
                              </w:pPr>
                              <w:ins w:id="67" w:author="WORKSTATION" w:date="2023-12-04T11:48:00Z">
                                <w:r w:rsidRPr="00314C14">
                                  <w:rPr>
                                    <w:sz w:val="44"/>
                                    <w:rPrChange w:id="68" w:author="WORKSTATION" w:date="2023-12-04T12:18:00Z">
                                      <w:rPr>
                                        <w:sz w:val="24"/>
                                      </w:rPr>
                                    </w:rPrChange>
                                  </w:rPr>
                                  <w:t xml:space="preserve">If </w:t>
                                </w:r>
                              </w:ins>
                              <w:del w:id="69" w:author="WORKSTATION" w:date="2023-12-04T11:48:00Z">
                                <w:r w:rsidRPr="00314C14" w:rsidDel="00082D7F">
                                  <w:rPr>
                                    <w:sz w:val="44"/>
                                    <w:rPrChange w:id="70" w:author="WORKSTATION" w:date="2023-12-04T12:18:00Z">
                                      <w:rPr>
                                        <w:sz w:val="24"/>
                                      </w:rPr>
                                    </w:rPrChange>
                                  </w:rPr>
                                  <w:delText>Clothes donation</w:delText>
                                </w:r>
                              </w:del>
                              <w:ins w:id="71" w:author="WORKSTATION" w:date="2023-12-04T11:48:00Z">
                                <w:r w:rsidRPr="00314C14">
                                  <w:rPr>
                                    <w:sz w:val="44"/>
                                    <w:rPrChange w:id="72" w:author="WORKSTATION" w:date="2023-12-04T12:18:00Z">
                                      <w:rPr>
                                        <w:sz w:val="24"/>
                                      </w:rPr>
                                    </w:rPrChange>
                                  </w:rPr>
                                  <w:t xml:space="preserve">Love = </w:t>
                                </w:r>
                                <w:r w:rsidRPr="0027684C">
                                  <w:rPr>
                                    <w:sz w:val="44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F398FF5" id="_x0000_s1033" type="#_x0000_t202" style="position:absolute;left:0;text-align:left;margin-left:261pt;margin-top:913.55pt;width:184.5pt;height:32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">
                  <v:textbox>
                    <w:txbxContent>
                      <w:p w:rsidR="00314C14" w:rsidRPr="00314C14" w:rsidRDefault="00314C14" w:rsidP="00314C14">
                        <w:pPr>
                          <w:jc w:val="center"/>
                          <w:rPr>
                            <w:sz w:val="44"/>
                            <w:rPrChange w:id="73" w:author="WORKSTATION" w:date="2023-12-04T12:18:00Z">
                              <w:rPr>
                                <w:sz w:val="24"/>
                              </w:rPr>
                            </w:rPrChange>
                          </w:rPr>
                        </w:pPr>
                        <w:ins w:id="74" w:author="WORKSTATION" w:date="2023-12-04T11:48:00Z">
                          <w:r w:rsidRPr="00314C14">
                            <w:rPr>
                              <w:sz w:val="44"/>
                              <w:rPrChange w:id="75" w:author="WORKSTATION" w:date="2023-12-04T12:18:00Z">
                                <w:rPr>
                                  <w:sz w:val="24"/>
                                </w:rPr>
                              </w:rPrChange>
                            </w:rPr>
                            <w:t xml:space="preserve">If </w:t>
                          </w:r>
                        </w:ins>
                        <w:del w:id="76" w:author="WORKSTATION" w:date="2023-12-04T11:48:00Z">
                          <w:r w:rsidRPr="00314C14" w:rsidDel="00082D7F">
                            <w:rPr>
                              <w:sz w:val="44"/>
                              <w:rPrChange w:id="77" w:author="WORKSTATION" w:date="2023-12-04T12:18:00Z">
                                <w:rPr>
                                  <w:sz w:val="24"/>
                                </w:rPr>
                              </w:rPrChange>
                            </w:rPr>
                            <w:delText>Clothes donation</w:delText>
                          </w:r>
                        </w:del>
                        <w:ins w:id="78" w:author="WORKSTATION" w:date="2023-12-04T11:48:00Z">
                          <w:r w:rsidRPr="00314C14">
                            <w:rPr>
                              <w:sz w:val="44"/>
                              <w:rPrChange w:id="79" w:author="WORKSTATION" w:date="2023-12-04T12:18:00Z">
                                <w:rPr>
                                  <w:sz w:val="24"/>
                                </w:rPr>
                              </w:rPrChange>
                            </w:rPr>
                            <w:t xml:space="preserve">Love = </w:t>
                          </w:r>
                          <w:r w:rsidRPr="0027684C">
                            <w:rPr>
                              <w:sz w:val="44"/>
                            </w:rPr>
                            <w:t>2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ins w:id="80" w:author="WORKSTATION" w:date="2023-12-04T11:49:00Z">
        <w:r w:rsidR="00082D7F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36064" behindDoc="0" locked="0" layoutInCell="1" allowOverlap="1" wp14:anchorId="5FE1D2B5" wp14:editId="755D58F2">
                  <wp:simplePos x="0" y="0"/>
                  <wp:positionH relativeFrom="column">
                    <wp:posOffset>7576337</wp:posOffset>
                  </wp:positionH>
                  <wp:positionV relativeFrom="paragraph">
                    <wp:posOffset>4646485</wp:posOffset>
                  </wp:positionV>
                  <wp:extent cx="1296670" cy="297180"/>
                  <wp:effectExtent l="0" t="0" r="17780" b="26670"/>
                  <wp:wrapSquare wrapText="bothSides"/>
                  <wp:docPr id="29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667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2D7F" w:rsidRPr="00B81DB8" w:rsidRDefault="00082D7F" w:rsidP="00082D7F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81" w:author="WORKSTATION" w:date="2023-12-04T11:48:00Z">
                                <w:r>
                                  <w:rPr>
                                    <w:sz w:val="24"/>
                                  </w:rPr>
                                  <w:t xml:space="preserve">If </w:t>
                                </w:r>
                              </w:ins>
                              <w:del w:id="82" w:author="WORKSTATION" w:date="2023-12-04T11:48:00Z">
                                <w:r w:rsidRPr="00B81DB8" w:rsidDel="00082D7F">
                                  <w:rPr>
                                    <w:sz w:val="24"/>
                                  </w:rPr>
                                  <w:delText>Clothes donation</w:delText>
                                </w:r>
                              </w:del>
                              <w:ins w:id="83" w:author="WORKSTATION" w:date="2023-12-04T11:48:00Z">
                                <w:r>
                                  <w:rPr>
                                    <w:sz w:val="24"/>
                                  </w:rPr>
                                  <w:t>Love = 1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5FE1D2B5" id="_x0000_s1034" type="#_x0000_t202" style="position:absolute;left:0;text-align:left;margin-left:596.55pt;margin-top:365.85pt;width:102.1pt;height:23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">
                  <v:textbox>
                    <w:txbxContent>
                      <w:p w:rsidR="00082D7F" w:rsidRPr="00B81DB8" w:rsidRDefault="00082D7F" w:rsidP="00082D7F">
                        <w:pPr>
                          <w:jc w:val="center"/>
                          <w:rPr>
                            <w:sz w:val="24"/>
                          </w:rPr>
                        </w:pPr>
                        <w:ins w:id="84" w:author="WORKSTATION" w:date="2023-12-04T11:48:00Z">
                          <w:r>
                            <w:rPr>
                              <w:sz w:val="24"/>
                            </w:rPr>
                            <w:t xml:space="preserve">If </w:t>
                          </w:r>
                        </w:ins>
                        <w:del w:id="85" w:author="WORKSTATION" w:date="2023-12-04T11:48:00Z">
                          <w:r w:rsidRPr="00B81DB8" w:rsidDel="00082D7F">
                            <w:rPr>
                              <w:sz w:val="24"/>
                            </w:rPr>
                            <w:delText>Clothes donation</w:delText>
                          </w:r>
                        </w:del>
                        <w:ins w:id="86" w:author="WORKSTATION" w:date="2023-12-04T11:48:00Z">
                          <w:r>
                            <w:rPr>
                              <w:sz w:val="24"/>
                            </w:rPr>
                            <w:t>Love = 1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082D7F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34016" behindDoc="0" locked="0" layoutInCell="1" allowOverlap="1" wp14:anchorId="192A2B09" wp14:editId="01C1BA23">
                  <wp:simplePos x="0" y="0"/>
                  <wp:positionH relativeFrom="column">
                    <wp:posOffset>7537601</wp:posOffset>
                  </wp:positionH>
                  <wp:positionV relativeFrom="paragraph">
                    <wp:posOffset>3684299</wp:posOffset>
                  </wp:positionV>
                  <wp:extent cx="1377950" cy="297180"/>
                  <wp:effectExtent l="0" t="0" r="12700" b="26670"/>
                  <wp:wrapSquare wrapText="bothSides"/>
                  <wp:docPr id="28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7795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2D7F" w:rsidRPr="00B81DB8" w:rsidRDefault="00082D7F" w:rsidP="00082D7F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87" w:author="WORKSTATION" w:date="2023-12-04T11:48:00Z">
                                <w:r>
                                  <w:rPr>
                                    <w:sz w:val="24"/>
                                  </w:rPr>
                                  <w:t xml:space="preserve">If </w:t>
                                </w:r>
                              </w:ins>
                              <w:del w:id="88" w:author="WORKSTATION" w:date="2023-12-04T11:48:00Z">
                                <w:r w:rsidRPr="00B81DB8" w:rsidDel="00082D7F">
                                  <w:rPr>
                                    <w:sz w:val="24"/>
                                  </w:rPr>
                                  <w:delText>Clothes donation</w:delText>
                                </w:r>
                              </w:del>
                              <w:ins w:id="89" w:author="WORKSTATION" w:date="2023-12-04T11:48:00Z">
                                <w:r>
                                  <w:rPr>
                                    <w:sz w:val="24"/>
                                  </w:rPr>
                                  <w:t>Love = 0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92A2B09" id="_x0000_s1035" type="#_x0000_t202" style="position:absolute;left:0;text-align:left;margin-left:593.5pt;margin-top:290.1pt;width:108.5pt;height:23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">
                  <v:textbox>
                    <w:txbxContent>
                      <w:p w:rsidR="00082D7F" w:rsidRPr="00B81DB8" w:rsidRDefault="00082D7F" w:rsidP="00082D7F">
                        <w:pPr>
                          <w:jc w:val="center"/>
                          <w:rPr>
                            <w:sz w:val="24"/>
                          </w:rPr>
                        </w:pPr>
                        <w:ins w:id="90" w:author="WORKSTATION" w:date="2023-12-04T11:48:00Z">
                          <w:r>
                            <w:rPr>
                              <w:sz w:val="24"/>
                            </w:rPr>
                            <w:t xml:space="preserve">If </w:t>
                          </w:r>
                        </w:ins>
                        <w:del w:id="91" w:author="WORKSTATION" w:date="2023-12-04T11:48:00Z">
                          <w:r w:rsidRPr="00B81DB8" w:rsidDel="00082D7F">
                            <w:rPr>
                              <w:sz w:val="24"/>
                            </w:rPr>
                            <w:delText>Clothes donation</w:delText>
                          </w:r>
                        </w:del>
                        <w:ins w:id="92" w:author="WORKSTATION" w:date="2023-12-04T11:48:00Z">
                          <w:r>
                            <w:rPr>
                              <w:sz w:val="24"/>
                            </w:rPr>
                            <w:t>Love = 0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ins w:id="93" w:author="WORKSTATION" w:date="2023-12-04T11:48:00Z">
        <w:r w:rsidR="00082D7F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25824" behindDoc="0" locked="0" layoutInCell="1" allowOverlap="1" wp14:anchorId="000E773B" wp14:editId="4600D3D9">
                  <wp:simplePos x="0" y="0"/>
                  <wp:positionH relativeFrom="column">
                    <wp:posOffset>1671320</wp:posOffset>
                  </wp:positionH>
                  <wp:positionV relativeFrom="paragraph">
                    <wp:posOffset>3627120</wp:posOffset>
                  </wp:positionV>
                  <wp:extent cx="1377950" cy="297180"/>
                  <wp:effectExtent l="0" t="0" r="12700" b="26670"/>
                  <wp:wrapSquare wrapText="bothSides"/>
                  <wp:docPr id="11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7795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2D7F" w:rsidRPr="00B81DB8" w:rsidRDefault="00082D7F" w:rsidP="00082D7F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94" w:author="WORKSTATION" w:date="2023-12-04T11:48:00Z">
                                <w:r>
                                  <w:rPr>
                                    <w:sz w:val="24"/>
                                  </w:rPr>
                                  <w:t xml:space="preserve">If </w:t>
                                </w:r>
                              </w:ins>
                              <w:del w:id="95" w:author="WORKSTATION" w:date="2023-12-04T11:48:00Z">
                                <w:r w:rsidRPr="00B81DB8" w:rsidDel="00082D7F">
                                  <w:rPr>
                                    <w:sz w:val="24"/>
                                  </w:rPr>
                                  <w:delText>Clothes donation</w:delText>
                                </w:r>
                              </w:del>
                              <w:ins w:id="96" w:author="WORKSTATION" w:date="2023-12-04T11:48:00Z">
                                <w:r>
                                  <w:rPr>
                                    <w:sz w:val="24"/>
                                  </w:rPr>
                                  <w:t>Love = 0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8F0E57E" id="_x0000_s1034" type="#_x0000_t202" style="position:absolute;left:0;text-align:left;margin-left:131.6pt;margin-top:285.6pt;width:108.5pt;height:23.4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">
                  <v:textbox>
                    <w:txbxContent>
                      <w:p w:rsidR="00082D7F" w:rsidRPr="00B81DB8" w:rsidRDefault="00082D7F" w:rsidP="00082D7F">
                        <w:pPr>
                          <w:jc w:val="center"/>
                          <w:rPr>
                            <w:sz w:val="24"/>
                          </w:rPr>
                        </w:pPr>
                        <w:ins w:id="62" w:author="WORKSTATION" w:date="2023-12-04T11:48:00Z">
                          <w:r>
                            <w:rPr>
                              <w:sz w:val="24"/>
                            </w:rPr>
                            <w:t xml:space="preserve">If </w:t>
                          </w:r>
                        </w:ins>
                        <w:del w:id="63" w:author="WORKSTATION" w:date="2023-12-04T11:48:00Z">
                          <w:r w:rsidRPr="00B81DB8" w:rsidDel="00082D7F">
                            <w:rPr>
                              <w:sz w:val="24"/>
                            </w:rPr>
                            <w:delText>Clothes donation</w:delText>
                          </w:r>
                        </w:del>
                        <w:ins w:id="64" w:author="WORKSTATION" w:date="2023-12-04T11:48:00Z">
                          <w:r>
                            <w:rPr>
                              <w:sz w:val="24"/>
                            </w:rPr>
                            <w:t>Love = 0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082D7F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727872" behindDoc="0" locked="0" layoutInCell="1" allowOverlap="1" wp14:anchorId="28CC0C43" wp14:editId="36FF267B">
                  <wp:simplePos x="0" y="0"/>
                  <wp:positionH relativeFrom="column">
                    <wp:posOffset>1731493</wp:posOffset>
                  </wp:positionH>
                  <wp:positionV relativeFrom="paragraph">
                    <wp:posOffset>4602262</wp:posOffset>
                  </wp:positionV>
                  <wp:extent cx="1296670" cy="297180"/>
                  <wp:effectExtent l="0" t="0" r="17780" b="26670"/>
                  <wp:wrapSquare wrapText="bothSides"/>
                  <wp:docPr id="16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667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82D7F" w:rsidRPr="00B81DB8" w:rsidRDefault="00082D7F" w:rsidP="00082D7F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ins w:id="97" w:author="WORKSTATION" w:date="2023-12-04T11:48:00Z">
                                <w:r>
                                  <w:rPr>
                                    <w:sz w:val="24"/>
                                  </w:rPr>
                                  <w:t xml:space="preserve">If </w:t>
                                </w:r>
                              </w:ins>
                              <w:del w:id="98" w:author="WORKSTATION" w:date="2023-12-04T11:48:00Z">
                                <w:r w:rsidRPr="00B81DB8" w:rsidDel="00082D7F">
                                  <w:rPr>
                                    <w:sz w:val="24"/>
                                  </w:rPr>
                                  <w:delText>Clothes donation</w:delText>
                                </w:r>
                              </w:del>
                              <w:ins w:id="99" w:author="WORKSTATION" w:date="2023-12-04T11:48:00Z">
                                <w:r>
                                  <w:rPr>
                                    <w:sz w:val="24"/>
                                  </w:rPr>
                                  <w:t>Love = 1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FEDAAE4" id="_x0000_s1035" type="#_x0000_t202" style="position:absolute;left:0;text-align:left;margin-left:136.35pt;margin-top:362.4pt;width:102.1pt;height:23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">
                  <v:textbox>
                    <w:txbxContent>
                      <w:p w:rsidR="00082D7F" w:rsidRPr="00B81DB8" w:rsidRDefault="00082D7F" w:rsidP="00082D7F">
                        <w:pPr>
                          <w:jc w:val="center"/>
                          <w:rPr>
                            <w:sz w:val="24"/>
                          </w:rPr>
                        </w:pPr>
                        <w:ins w:id="68" w:author="WORKSTATION" w:date="2023-12-04T11:48:00Z">
                          <w:r>
                            <w:rPr>
                              <w:sz w:val="24"/>
                            </w:rPr>
                            <w:t xml:space="preserve">If </w:t>
                          </w:r>
                        </w:ins>
                        <w:del w:id="69" w:author="WORKSTATION" w:date="2023-12-04T11:48:00Z">
                          <w:r w:rsidRPr="00B81DB8" w:rsidDel="00082D7F">
                            <w:rPr>
                              <w:sz w:val="24"/>
                            </w:rPr>
                            <w:delText>Clothes donation</w:delText>
                          </w:r>
                        </w:del>
                        <w:ins w:id="70" w:author="WORKSTATION" w:date="2023-12-04T11:48:00Z">
                          <w:r>
                            <w:rPr>
                              <w:sz w:val="24"/>
                            </w:rPr>
                            <w:t xml:space="preserve">Love = </w:t>
                          </w:r>
                          <w:r>
                            <w:rPr>
                              <w:sz w:val="24"/>
                            </w:rPr>
                            <w:t>1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082D7F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57402BD" wp14:editId="7E9A067D">
                <wp:simplePos x="0" y="0"/>
                <wp:positionH relativeFrom="column">
                  <wp:posOffset>1770551</wp:posOffset>
                </wp:positionH>
                <wp:positionV relativeFrom="paragraph">
                  <wp:posOffset>4863219</wp:posOffset>
                </wp:positionV>
                <wp:extent cx="1190625" cy="1017905"/>
                <wp:effectExtent l="0" t="0" r="28575" b="1079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017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DB8" w:rsidRPr="00B81DB8" w:rsidRDefault="008446ED" w:rsidP="00DE65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ins w:id="100" w:author="WORKSTATION" w:date="2023-12-04T13:34:00Z">
                              <w:r w:rsidRPr="008446ED">
                                <w:rPr>
                                  <w:b/>
                                  <w:sz w:val="24"/>
                                  <w:rPrChange w:id="101" w:author="WORKSTATION" w:date="2023-12-04T13:34:00Z">
                                    <w:rPr>
                                      <w:sz w:val="24"/>
                                    </w:rPr>
                                  </w:rPrChange>
                                </w:rPr>
                                <w:t>Trigger Event 2: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ins>
                            <w:r w:rsidR="00DE6539">
                              <w:rPr>
                                <w:sz w:val="24"/>
                              </w:rPr>
                              <w:t>Donating books to the library and alerting the locals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402BD" id="_x0000_s1038" type="#_x0000_t202" style="position:absolute;left:0;text-align:left;margin-left:139.4pt;margin-top:382.95pt;width:93.75pt;height:80.1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">
                <v:textbox>
                  <w:txbxContent>
                    <w:p w:rsidR="00B81DB8" w:rsidRPr="00B81DB8" w:rsidRDefault="008446ED" w:rsidP="00DE6539">
                      <w:pPr>
                        <w:jc w:val="center"/>
                        <w:rPr>
                          <w:sz w:val="24"/>
                        </w:rPr>
                      </w:pPr>
                      <w:ins w:id="102" w:author="WORKSTATION" w:date="2023-12-04T13:34:00Z">
                        <w:r w:rsidRPr="008446ED">
                          <w:rPr>
                            <w:b/>
                            <w:sz w:val="24"/>
                            <w:rPrChange w:id="103" w:author="WORKSTATION" w:date="2023-12-04T13:34:00Z">
                              <w:rPr>
                                <w:sz w:val="24"/>
                              </w:rPr>
                            </w:rPrChange>
                          </w:rPr>
                          <w:t>Trigger Event 2: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</w:ins>
                      <w:r w:rsidR="00DE6539">
                        <w:rPr>
                          <w:sz w:val="24"/>
                        </w:rPr>
                        <w:t>Donating books to the library and alerting the locals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ins w:id="104" w:author="WORKSTATION" w:date="2023-12-04T11:21:00Z">
        <w:r w:rsidR="00CD6AB7">
          <w:rPr>
            <w:noProof/>
          </w:rPr>
          <mc:AlternateContent>
            <mc:Choice Requires="wps">
              <w:drawing>
                <wp:anchor distT="0" distB="0" distL="114300" distR="114300" simplePos="0" relativeHeight="251723776" behindDoc="0" locked="0" layoutInCell="1" allowOverlap="1" wp14:anchorId="75F7F719" wp14:editId="44CF6681">
                  <wp:simplePos x="0" y="0"/>
                  <wp:positionH relativeFrom="column">
                    <wp:posOffset>5817476</wp:posOffset>
                  </wp:positionH>
                  <wp:positionV relativeFrom="paragraph">
                    <wp:posOffset>2988201</wp:posOffset>
                  </wp:positionV>
                  <wp:extent cx="4114800" cy="8838871"/>
                  <wp:effectExtent l="38100" t="0" r="19050" b="95885"/>
                  <wp:wrapNone/>
                  <wp:docPr id="10" name="Elbow Connector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114800" cy="8838871"/>
                          </a:xfrm>
                          <a:prstGeom prst="bentConnector3">
                            <a:avLst>
                              <a:gd name="adj1" fmla="val 2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6BA6D838"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0" o:spid="_x0000_s1026" type="#_x0000_t34" style="position:absolute;margin-left:458.05pt;margin-top:235.3pt;width:324pt;height:695.9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" adj="5" strokecolor="black [3200]" strokeweight=".5pt">
                  <v:stroke endarrow="block"/>
                </v:shape>
              </w:pict>
            </mc:Fallback>
          </mc:AlternateContent>
        </w:r>
      </w:ins>
      <w:r w:rsidR="00CD6AB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9C3668" wp14:editId="7AE021EC">
                <wp:simplePos x="0" y="0"/>
                <wp:positionH relativeFrom="column">
                  <wp:posOffset>5785945</wp:posOffset>
                </wp:positionH>
                <wp:positionV relativeFrom="paragraph">
                  <wp:posOffset>654904</wp:posOffset>
                </wp:positionV>
                <wp:extent cx="1135117" cy="215155"/>
                <wp:effectExtent l="0" t="0" r="84455" b="7112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117" cy="215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48CC2" id="Straight Arrow Connector 31" o:spid="_x0000_s1026" type="#_x0000_t32" style="position:absolute;margin-left:455.6pt;margin-top:51.55pt;width:89.4pt;height:1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CD6AB7">
        <w:rPr>
          <w:noProof/>
        </w:rPr>
        <w:drawing>
          <wp:anchor distT="0" distB="0" distL="114300" distR="114300" simplePos="0" relativeHeight="251697152" behindDoc="0" locked="0" layoutInCell="1" allowOverlap="1" wp14:anchorId="4D31CE3A" wp14:editId="0AC1755E">
            <wp:simplePos x="0" y="0"/>
            <wp:positionH relativeFrom="column">
              <wp:posOffset>5756275</wp:posOffset>
            </wp:positionH>
            <wp:positionV relativeFrom="paragraph">
              <wp:posOffset>7244080</wp:posOffset>
            </wp:positionV>
            <wp:extent cx="2328545" cy="1746250"/>
            <wp:effectExtent l="0" t="0" r="0" b="635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estV1Nigh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96128" behindDoc="0" locked="0" layoutInCell="1" allowOverlap="1" wp14:anchorId="3AC05903" wp14:editId="002394F8">
            <wp:simplePos x="0" y="0"/>
            <wp:positionH relativeFrom="margin">
              <wp:posOffset>3016885</wp:posOffset>
            </wp:positionH>
            <wp:positionV relativeFrom="paragraph">
              <wp:posOffset>7227570</wp:posOffset>
            </wp:positionV>
            <wp:extent cx="2328545" cy="1746250"/>
            <wp:effectExtent l="0" t="0" r="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V1Nigh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98176" behindDoc="0" locked="0" layoutInCell="1" allowOverlap="1" wp14:anchorId="7016AF81" wp14:editId="3157D7A9">
            <wp:simplePos x="0" y="0"/>
            <wp:positionH relativeFrom="column">
              <wp:posOffset>286385</wp:posOffset>
            </wp:positionH>
            <wp:positionV relativeFrom="paragraph">
              <wp:posOffset>7228205</wp:posOffset>
            </wp:positionV>
            <wp:extent cx="2328545" cy="1746250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rkNigh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64384" behindDoc="0" locked="0" layoutInCell="1" allowOverlap="1" wp14:anchorId="11F9308F" wp14:editId="1FC8A057">
            <wp:simplePos x="0" y="0"/>
            <wp:positionH relativeFrom="column">
              <wp:posOffset>6603365</wp:posOffset>
            </wp:positionH>
            <wp:positionV relativeFrom="paragraph">
              <wp:posOffset>3566795</wp:posOffset>
            </wp:positionV>
            <wp:extent cx="930275" cy="231330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ykaId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63360" behindDoc="0" locked="0" layoutInCell="1" allowOverlap="1" wp14:anchorId="6EBBDA88" wp14:editId="37BB84B3">
            <wp:simplePos x="0" y="0"/>
            <wp:positionH relativeFrom="margin">
              <wp:posOffset>3547745</wp:posOffset>
            </wp:positionH>
            <wp:positionV relativeFrom="paragraph">
              <wp:posOffset>3614420</wp:posOffset>
            </wp:positionV>
            <wp:extent cx="1019175" cy="230886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naId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65408" behindDoc="0" locked="0" layoutInCell="1" allowOverlap="1" wp14:anchorId="2FDE9315" wp14:editId="08BD4E1F">
            <wp:simplePos x="0" y="0"/>
            <wp:positionH relativeFrom="margin">
              <wp:posOffset>682625</wp:posOffset>
            </wp:positionH>
            <wp:positionV relativeFrom="paragraph">
              <wp:posOffset>3625850</wp:posOffset>
            </wp:positionV>
            <wp:extent cx="1009015" cy="2313305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seId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58240" behindDoc="0" locked="0" layoutInCell="1" allowOverlap="1" wp14:anchorId="616AA54B" wp14:editId="53542AA0">
            <wp:simplePos x="0" y="0"/>
            <wp:positionH relativeFrom="margin">
              <wp:posOffset>286385</wp:posOffset>
            </wp:positionH>
            <wp:positionV relativeFrom="paragraph">
              <wp:posOffset>954405</wp:posOffset>
            </wp:positionV>
            <wp:extent cx="2324100" cy="17424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kDa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61312" behindDoc="0" locked="0" layoutInCell="1" allowOverlap="1" wp14:anchorId="5EF42A0B" wp14:editId="57FDD3BE">
            <wp:simplePos x="0" y="0"/>
            <wp:positionH relativeFrom="page">
              <wp:posOffset>5895340</wp:posOffset>
            </wp:positionH>
            <wp:positionV relativeFrom="paragraph">
              <wp:posOffset>977900</wp:posOffset>
            </wp:positionV>
            <wp:extent cx="2328545" cy="174625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restV1Da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7">
        <w:rPr>
          <w:noProof/>
        </w:rPr>
        <w:drawing>
          <wp:anchor distT="0" distB="0" distL="114300" distR="114300" simplePos="0" relativeHeight="251660288" behindDoc="0" locked="0" layoutInCell="1" allowOverlap="1" wp14:anchorId="3FB10181" wp14:editId="049397C5">
            <wp:simplePos x="0" y="0"/>
            <wp:positionH relativeFrom="margin">
              <wp:posOffset>3030367</wp:posOffset>
            </wp:positionH>
            <wp:positionV relativeFrom="paragraph">
              <wp:posOffset>956419</wp:posOffset>
            </wp:positionV>
            <wp:extent cx="2328672" cy="1746504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achV1Da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7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DB8">
        <w:rPr>
          <w:noProof/>
        </w:rPr>
        <w:drawing>
          <wp:anchor distT="0" distB="0" distL="114300" distR="114300" simplePos="0" relativeHeight="251669504" behindDoc="0" locked="0" layoutInCell="1" allowOverlap="1" wp14:anchorId="2D32153E" wp14:editId="7565B999">
            <wp:simplePos x="0" y="0"/>
            <wp:positionH relativeFrom="margin">
              <wp:posOffset>5532514</wp:posOffset>
            </wp:positionH>
            <wp:positionV relativeFrom="paragraph">
              <wp:posOffset>12222042</wp:posOffset>
            </wp:positionV>
            <wp:extent cx="2328884" cy="1746504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ykaEnding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8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DB8">
        <w:rPr>
          <w:noProof/>
        </w:rPr>
        <w:drawing>
          <wp:anchor distT="0" distB="0" distL="114300" distR="114300" simplePos="0" relativeHeight="251667456" behindDoc="0" locked="0" layoutInCell="1" allowOverlap="1" wp14:anchorId="5A8E06C3" wp14:editId="15A63B23">
            <wp:simplePos x="0" y="0"/>
            <wp:positionH relativeFrom="margin">
              <wp:posOffset>2790147</wp:posOffset>
            </wp:positionH>
            <wp:positionV relativeFrom="paragraph">
              <wp:posOffset>12222030</wp:posOffset>
            </wp:positionV>
            <wp:extent cx="2329131" cy="1746504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naEndin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31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DB8">
        <w:rPr>
          <w:noProof/>
        </w:rPr>
        <w:drawing>
          <wp:anchor distT="0" distB="0" distL="114300" distR="114300" simplePos="0" relativeHeight="251709440" behindDoc="0" locked="0" layoutInCell="1" allowOverlap="1" wp14:anchorId="25376E74" wp14:editId="5A952F95">
            <wp:simplePos x="0" y="0"/>
            <wp:positionH relativeFrom="margin">
              <wp:align>right</wp:align>
            </wp:positionH>
            <wp:positionV relativeFrom="paragraph">
              <wp:posOffset>12169359</wp:posOffset>
            </wp:positionV>
            <wp:extent cx="2328672" cy="1746504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dEndin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7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DB8">
        <w:rPr>
          <w:noProof/>
        </w:rPr>
        <w:drawing>
          <wp:anchor distT="0" distB="0" distL="114300" distR="114300" simplePos="0" relativeHeight="251668480" behindDoc="0" locked="0" layoutInCell="1" allowOverlap="1" wp14:anchorId="284F3FFF" wp14:editId="0356DD73">
            <wp:simplePos x="0" y="0"/>
            <wp:positionH relativeFrom="margin">
              <wp:align>left</wp:align>
            </wp:positionH>
            <wp:positionV relativeFrom="paragraph">
              <wp:posOffset>12221860</wp:posOffset>
            </wp:positionV>
            <wp:extent cx="2329284" cy="1746504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seEndin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8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A3C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67A4704" wp14:editId="0C032DD0">
                <wp:simplePos x="0" y="0"/>
                <wp:positionH relativeFrom="column">
                  <wp:posOffset>2200940</wp:posOffset>
                </wp:positionH>
                <wp:positionV relativeFrom="paragraph">
                  <wp:posOffset>9064729</wp:posOffset>
                </wp:positionV>
                <wp:extent cx="2945130" cy="637540"/>
                <wp:effectExtent l="0" t="0" r="2667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130" cy="63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A3C" w:rsidRPr="00EB5A3C" w:rsidRDefault="00EB5A3C" w:rsidP="008446ED">
                            <w:pPr>
                              <w:jc w:val="center"/>
                              <w:rPr>
                                <w:sz w:val="72"/>
                              </w:rPr>
                              <w:pPrChange w:id="105" w:author="WORKSTATION" w:date="2023-12-04T13:31:00Z">
                                <w:pPr/>
                              </w:pPrChange>
                            </w:pPr>
                            <w:del w:id="106" w:author="WORKSTATION" w:date="2023-12-04T12:18:00Z">
                              <w:r w:rsidDel="00314C14">
                                <w:rPr>
                                  <w:sz w:val="72"/>
                                </w:rPr>
                                <w:delText xml:space="preserve">INTEREST </w:delText>
                              </w:r>
                            </w:del>
                            <w:ins w:id="107" w:author="WORKSTATION" w:date="2023-12-04T12:18:00Z">
                              <w:r w:rsidR="00314C14">
                                <w:rPr>
                                  <w:sz w:val="72"/>
                                </w:rPr>
                                <w:t xml:space="preserve">LOVE </w:t>
                              </w:r>
                            </w:ins>
                            <w:r w:rsidR="00530708">
                              <w:rPr>
                                <w:sz w:val="72"/>
                              </w:rPr>
                              <w:t xml:space="preserve">+= </w:t>
                            </w:r>
                            <w:r w:rsidRPr="00EB5A3C">
                              <w:rPr>
                                <w:sz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A4704" id="_x0000_s1039" type="#_x0000_t202" style="position:absolute;left:0;text-align:left;margin-left:173.3pt;margin-top:713.75pt;width:231.9pt;height:50.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">
                <v:textbox>
                  <w:txbxContent>
                    <w:p w:rsidR="00EB5A3C" w:rsidRPr="00EB5A3C" w:rsidRDefault="00EB5A3C" w:rsidP="008446ED">
                      <w:pPr>
                        <w:jc w:val="center"/>
                        <w:rPr>
                          <w:sz w:val="72"/>
                        </w:rPr>
                        <w:pPrChange w:id="108" w:author="WORKSTATION" w:date="2023-12-04T13:31:00Z">
                          <w:pPr/>
                        </w:pPrChange>
                      </w:pPr>
                      <w:del w:id="109" w:author="WORKSTATION" w:date="2023-12-04T12:18:00Z">
                        <w:r w:rsidDel="00314C14">
                          <w:rPr>
                            <w:sz w:val="72"/>
                          </w:rPr>
                          <w:delText xml:space="preserve">INTEREST </w:delText>
                        </w:r>
                      </w:del>
                      <w:ins w:id="110" w:author="WORKSTATION" w:date="2023-12-04T12:18:00Z">
                        <w:r w:rsidR="00314C14">
                          <w:rPr>
                            <w:sz w:val="72"/>
                          </w:rPr>
                          <w:t xml:space="preserve">LOVE </w:t>
                        </w:r>
                      </w:ins>
                      <w:r w:rsidR="00530708">
                        <w:rPr>
                          <w:sz w:val="72"/>
                        </w:rPr>
                        <w:t xml:space="preserve">+= </w:t>
                      </w:r>
                      <w:r w:rsidRPr="00EB5A3C">
                        <w:rPr>
                          <w:sz w:val="7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4546">
        <w:rPr>
          <w:noProof/>
        </w:rPr>
        <w:drawing>
          <wp:anchor distT="0" distB="0" distL="114300" distR="114300" simplePos="0" relativeHeight="251659264" behindDoc="0" locked="0" layoutInCell="1" allowOverlap="1" wp14:anchorId="4AAA8D7F" wp14:editId="0C032193">
            <wp:simplePos x="0" y="0"/>
            <wp:positionH relativeFrom="margin">
              <wp:align>right</wp:align>
            </wp:positionH>
            <wp:positionV relativeFrom="paragraph">
              <wp:posOffset>1001395</wp:posOffset>
            </wp:positionV>
            <wp:extent cx="2328545" cy="17462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llEv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019A" w:rsidSect="00A14546">
      <w:pgSz w:w="16838" w:h="23811" w:code="8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ORKSTATION">
    <w15:presenceInfo w15:providerId="None" w15:userId="WORKSTATI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9FF"/>
    <w:rsid w:val="00082D7F"/>
    <w:rsid w:val="00221B9C"/>
    <w:rsid w:val="0027684C"/>
    <w:rsid w:val="00311845"/>
    <w:rsid w:val="00314C14"/>
    <w:rsid w:val="00372320"/>
    <w:rsid w:val="00503094"/>
    <w:rsid w:val="00530708"/>
    <w:rsid w:val="0076019A"/>
    <w:rsid w:val="008446ED"/>
    <w:rsid w:val="0086089A"/>
    <w:rsid w:val="009729FF"/>
    <w:rsid w:val="00A14546"/>
    <w:rsid w:val="00B45E70"/>
    <w:rsid w:val="00B81DB8"/>
    <w:rsid w:val="00CD6AB7"/>
    <w:rsid w:val="00D362DC"/>
    <w:rsid w:val="00DE6539"/>
    <w:rsid w:val="00EA711A"/>
    <w:rsid w:val="00EB5A3C"/>
    <w:rsid w:val="00EF5A2F"/>
    <w:rsid w:val="00F248C3"/>
    <w:rsid w:val="00F7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D9CD0"/>
  <w15:chartTrackingRefBased/>
  <w15:docId w15:val="{B6D3767C-64E6-4F09-AB00-224059564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8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8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86701-42D5-4D85-A915-D38ADF494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oprekin.com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WORKSTATION</cp:lastModifiedBy>
  <cp:revision>18</cp:revision>
  <cp:lastPrinted>2023-12-04T05:29:00Z</cp:lastPrinted>
  <dcterms:created xsi:type="dcterms:W3CDTF">2023-12-03T07:11:00Z</dcterms:created>
  <dcterms:modified xsi:type="dcterms:W3CDTF">2023-12-04T05:44:00Z</dcterms:modified>
</cp:coreProperties>
</file>